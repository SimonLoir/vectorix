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Current main text.</w:t>
      </w:r>
    </w:p>
    <w:p>
      <w:r>
        <w:footnoteReference w:id="2"/>
        <w:endnoteReference w:id="2"/>
      </w:r>
      <w:del w:id="3">
        <w:r>
          <w:footnoteReference w:id="3"/>
          <w:endnoteReference w:id="3"/>
        </w:r>
      </w:del>
    </w:p>
    <w:p>
      <w:pPr>
        <w:pPrChange w:id="7">
          <w:pPr>
            <w:sectPr>
              <w:headerReference w:type="default" r:id="historicalHeader"/>
            </w:sectPr>
          </w:pPr>
        </w:pPrChange>
      </w:pPr>
      <w:r>
        <w:t>Current section remains visible.</w:t>
      </w:r>
    </w:p>
    <w:del w:id="4">
      <w:p>
        <w:pPr>
          <w:sectPr>
            <w:headerReference w:type="default" r:id="deletedHeader"/>
          </w:sectPr>
        </w:pPr>
        <w:r>
          <w:delText>DELETED BODY SECRET</w:delText>
        </w:r>
      </w:p>
    </w:del>
    <w:sectPr>
      <w:headerReference w:type="default" r:id="currentHeader"/>
      <w:footerReference w:type="default" r:id="currentFooter"/>
    </w:sectPr>
  </w:body>
</w:document>
</file>

<file path=word/endnotes.xml><?xml version="1.0" encoding="utf-8"?>
<w:endnotes xmlns:w="http://schemas.openxmlformats.org/wordprocessingml/2006/main">
  <w:endnote w:id="2">
    <w:p>
      <w:r>
        <w:t>Current endnote.</w:t>
      </w:r>
    </w:p>
  </w:endnote>
  <w:endnote w:id="3">
    <w:p>
      <w:r>
        <w:t>DELETED ENDNOTE REFERENCE SECRET</w:t>
      </w:r>
    </w:p>
  </w:endnote>
  <w:endnote w:id="5">
    <w:p>
      <w:r>
        <w:t>ORPHAN ENDNOTE SECRET</w:t>
      </w:r>
    </w:p>
  </w:endnote>
</w:endnotes>
</file>

<file path=word/footer1.xml><?xml version="1.0" encoding="utf-8"?>
<w:ftr xmlns:w="http://schemas.openxmlformats.org/wordprocessingml/2006/main">
  <w:p>
    <w:r>
      <w:t>Current footer.</w:t>
    </w:r>
  </w:p>
</w:ftr>
</file>

<file path=word/footer2.xml><?xml version="1.0" encoding="utf-8"?>
<w:ftr xmlns:w="http://schemas.openxmlformats.org/wordprocessingml/2006/main">
  <w:p>
    <w:r>
      <w:t>ORPHAN FOOTER SECRET</w:t>
    </w:r>
  </w:p>
</w:ftr>
</file>

<file path=word/footnotes.xml><?xml version="1.0" encoding="utf-8"?>
<w:footnotes xmlns:w="http://schemas.openxmlformats.org/wordprocessingml/2006/main">
  <w:footnote w:id="2">
    <w:p>
      <w:r>
        <w:t>Current footnote.</w:t>
      </w:r>
    </w:p>
    <w:p>
      <w:r>
        <w:endnoteReference w:id="2"/>
      </w:r>
    </w:p>
  </w:footnote>
  <w:footnote w:id="4">
    <w:p>
      <w:r>
        <w:t>Header footnote.</w:t>
      </w:r>
    </w:p>
  </w:footnote>
</w:footnotes>
</file>

<file path=word/header1.xml><?xml version="1.0" encoding="utf-8"?>
<w:hdr xmlns:w="http://schemas.openxmlformats.org/wordprocessingml/2006/main">
  <w:p>
    <w:r>
      <w:t>Current header.</w:t>
    </w:r>
  </w:p>
  <w:p>
    <w:r>
      <w:footnoteReference w:id="4"/>
    </w:r>
  </w:p>
</w:hdr>
</file>

<file path=word/header2.xml><?xml version="1.0" encoding="utf-8"?>
<w:hdr xmlns:w="http://schemas.openxmlformats.org/wordprocessingml/2006/main">
  <w:p>
    <w:r>
      <w:t>ORPHAN HEADER SECRET</w:t>
    </w:r>
  </w:p>
</w:hdr>
</file>

<file path=word/header3.xml><?xml version="1.0" encoding="utf-8"?>
<w:hdr xmlns:w="http://schemas.openxmlformats.org/wordprocessingml/2006/main">
  <w:p>
    <w:r>
      <w:t>HISTORICAL HEADER SECRET</w:t>
    </w:r>
  </w:p>
</w:hdr>
</file>

<file path=word/header4.xml><?xml version="1.0" encoding="utf-8"?>
<w:hdr xmlns:w="http://schemas.openxmlformats.org/wordprocessingml/2006/main">
  <w:p>
    <w:r>
      <w:t>DELETED HEADER REFERENCE SECRET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currentHeader" Type="http://schemas.openxmlformats.org/officeDocument/2006/relationships/header" Target="header1.xml"/><Relationship Id="orphanHeader" Type="http://schemas.openxmlformats.org/officeDocument/2006/relationships/header" Target="header2.xml"/><Relationship Id="historicalHeader" Type="http://schemas.openxmlformats.org/officeDocument/2006/relationships/header" Target="header3.xml"/><Relationship Id="deletedHeader" Type="http://schemas.openxmlformats.org/officeDocument/2006/relationships/header" Target="header4.xml"/><Relationship Id="currentFooter" Type="http://schemas.openxmlformats.org/officeDocument/2006/relationships/footer" Target="footer1.xml"/><Relationship Id="orphanFooter" Type="http://schemas.openxmlformats.org/officeDocument/2006/relationships/footer" Target="footer2.xml"/><Relationship Id="footnotes" Type="http://schemas.openxmlformats.org/officeDocument/2006/relationships/footnotes" Target="footnotes.xml"/><Relationship Id="endnotes" Type="http://schemas.openxmlformats.org/officeDocument/2006/relationships/endnotes" Target="endnotes.xml"/></Relationships>
</file>