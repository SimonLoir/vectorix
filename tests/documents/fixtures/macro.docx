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Guide français</w:t>
      </w:r>
    </w:p>
    <w:p>
      <w:r>
        <w:t xml:space="preserve">Bonjour équipe. </w:t>
      </w:r>
      <w:r>
        <w:t>English paragraph.</w:t>
        <w:tab/>
        <w:t>Après tabulation.</w:t>
        <w:br/>
        <w:t>Second line.</w:t>
      </w:r>
    </w:p>
    <w:p>
      <w:pPr>
        <w:sectPr>
          <w:type w:val="nextPage"/>
        </w:sectPr>
      </w:pPr>
      <w:r>
        <w:t>End of section one.</w:t>
      </w:r>
    </w:p>
    <w:p>
      <w:pPr>
        <w:outlineLvl w:val="0"/>
      </w:pPr>
      <w:r>
        <w:t>English section</w:t>
      </w:r>
    </w:p>
    <w:p>
      <w:r>
        <w:t>Visible text.</w:t>
      </w:r>
      <w:del w:id="1">
        <w:r>
          <w:delText>DELETED SECRET</w:delText>
        </w:r>
      </w:del>
      <w:r>
        <w:instrText>INSTRUCTION SECRET</w:instrText>
      </w:r>
      <w:ins w:id="2">
        <w:r>
          <w:t xml:space="preserve"> Inserted text.</w:t>
        </w:r>
      </w:ins>
    </w:p>
    <w:tbl>
      <w:tr>
        <w:tc>
          <w:p>
            <w:r>
              <w:t>Cellule française</w:t>
            </w:r>
          </w:p>
        </w:tc>
        <w:tc>
          <w:p>
            <w:r>
              <w:t>English table cell</w:t>
            </w:r>
          </w:p>
        </w:tc>
      </w:tr>
    </w:tbl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